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PERSONALIZED WEALTH ROADMAP – TRENT HANSON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KEY OBJECTIVES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$20,000/month short-term rental (STR) cash-flow engine.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Slash taxes using bonus depreciation, Augusta Rule, and proper entity structure.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Aggressively stack Bitcoin for long-term asymmetric upside.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traditional investments running on autopilot for diversification.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CURRENT SNAPSHOT (AUGUST 2025)</w:t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1974"/>
        <w:gridCol w:w="2708"/>
        <w:gridCol w:w="3958"/>
        <w:tblGridChange w:id="0">
          <w:tblGrid>
            <w:gridCol w:w="1974"/>
            <w:gridCol w:w="2708"/>
            <w:gridCol w:w="39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Take-home pay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$8,970/month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Strong W-2 income to support investments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Retirement accounts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Maxing 401(k), Roth, HSA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Solid foundation of tax-advantaged growth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Brokerage DCA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$1,000/month into S&amp;P 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Can pause temporarily if needed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Consumer debt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Clean profile for business credit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Mortgage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$2,840/month (+$300 extra)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Stop extra payments to preserve cash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Cash buffer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 months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Goal: Top up to 6 months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Las Vegas</w:t>
            </w:r>
          </w:p>
        </w:tc>
        <w:tc>
          <w:tcPr>
            <w:vAlign w:val="center"/>
          </w:tcPr>
          <w:sdt>
            <w:sdtPr>
              <w:id w:val="-898990301"/>
              <w:tag w:val="goog_rdk_1"/>
            </w:sdtPr>
            <w:sdtContent>
              <w:p w:rsidR="00000000" w:rsidDel="00000000" w:rsidP="00000000" w:rsidRDefault="00000000" w:rsidRPr="00000000" w14:paraId="00000021">
                <w:pPr>
                  <w:rPr>
                    <w:ins w:author="Satyam Kolapkar" w:id="0" w:date="2026-01-14T12:50:59Z"/>
                  </w:rPr>
                </w:pPr>
                <w:r w:rsidDel="00000000" w:rsidR="00000000" w:rsidRPr="00000000">
                  <w:rPr>
                    <w:rtl w:val="0"/>
                  </w:rPr>
                  <w:t xml:space="preserve">High STR potential, tight regulations</w:t>
                </w:r>
                <w:sdt>
                  <w:sdtPr>
                    <w:id w:val="1620001267"/>
                    <w:tag w:val="goog_rdk_0"/>
                  </w:sdtPr>
                  <w:sdtContent>
                    <w:ins w:author="Satyam Kolapkar" w:id="0" w:date="2026-01-14T12:50:59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sdt>
            <w:sdtPr>
              <w:id w:val="1122521482"/>
              <w:tag w:val="goog_rdk_3"/>
            </w:sdtPr>
            <w:sdtContent>
              <w:p w:rsidR="00000000" w:rsidDel="00000000" w:rsidP="00000000" w:rsidRDefault="00000000" w:rsidRPr="00000000" w14:paraId="00000022">
                <w:pPr>
                  <w:rPr>
                    <w:ins w:author="Satyam Kolapkar" w:id="0" w:date="2026-01-14T12:50:59Z"/>
                  </w:rPr>
                </w:pPr>
                <w:sdt>
                  <w:sdtPr>
                    <w:id w:val="453029682"/>
                    <w:tag w:val="goog_rdk_2"/>
                  </w:sdtPr>
                  <w:sdtContent>
                    <w:ins w:author="Satyam Kolapkar" w:id="0" w:date="2026-01-14T12:50:59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sdt>
            <w:sdtPr>
              <w:id w:val="796447084"/>
              <w:tag w:val="goog_rdk_5"/>
            </w:sdtPr>
            <w:sdtContent>
              <w:p w:rsidR="00000000" w:rsidDel="00000000" w:rsidP="00000000" w:rsidRDefault="00000000" w:rsidRPr="00000000" w14:paraId="00000023">
                <w:pPr>
                  <w:rPr>
                    <w:ins w:author="Satyam Kolapkar" w:id="0" w:date="2026-01-14T12:50:59Z"/>
                  </w:rPr>
                </w:pPr>
                <w:sdt>
                  <w:sdtPr>
                    <w:id w:val="982810581"/>
                    <w:tag w:val="goog_rdk_4"/>
                  </w:sdtPr>
                  <w:sdtContent>
                    <w:ins w:author="Satyam Kolapkar" w:id="0" w:date="2026-01-14T12:50:59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sdt>
            <w:sdtPr>
              <w:id w:val="-1197753310"/>
              <w:tag w:val="goog_rdk_7"/>
            </w:sdtPr>
            <w:sdtContent>
              <w:p w:rsidR="00000000" w:rsidDel="00000000" w:rsidP="00000000" w:rsidRDefault="00000000" w:rsidRPr="00000000" w14:paraId="00000024">
                <w:pPr>
                  <w:rPr>
                    <w:ins w:author="Satyam Kolapkar" w:id="0" w:date="2026-01-14T12:50:59Z"/>
                  </w:rPr>
                </w:pPr>
                <w:sdt>
                  <w:sdtPr>
                    <w:id w:val="361744528"/>
                    <w:tag w:val="goog_rdk_6"/>
                  </w:sdtPr>
                  <w:sdtContent>
                    <w:ins w:author="Satyam Kolapkar" w:id="0" w:date="2026-01-14T12:50:59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sdt>
            <w:sdtPr>
              <w:id w:val="-1804869245"/>
              <w:tag w:val="goog_rdk_9"/>
            </w:sdtPr>
            <w:sdtContent>
              <w:p w:rsidR="00000000" w:rsidDel="00000000" w:rsidP="00000000" w:rsidRDefault="00000000" w:rsidRPr="00000000" w14:paraId="00000025">
                <w:pPr>
                  <w:rPr>
                    <w:ins w:author="Satyam Kolapkar" w:id="0" w:date="2026-01-14T12:50:59Z"/>
                  </w:rPr>
                </w:pPr>
                <w:sdt>
                  <w:sdtPr>
                    <w:id w:val="378826525"/>
                    <w:tag w:val="goog_rdk_8"/>
                  </w:sdtPr>
                  <w:sdtContent>
                    <w:ins w:author="Satyam Kolapkar" w:id="0" w:date="2026-01-14T12:50:59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CORE LEVERS FOR THE NEXT 12 MONTHS</w:t>
      </w:r>
    </w:p>
    <w:tbl>
      <w:tblPr>
        <w:tblStyle w:val="Table2"/>
        <w:tblW w:w="8640.0" w:type="dxa"/>
        <w:jc w:val="left"/>
        <w:tblLayout w:type="fixed"/>
        <w:tblLook w:val="0400"/>
      </w:tblPr>
      <w:tblGrid>
        <w:gridCol w:w="2407"/>
        <w:gridCol w:w="2458"/>
        <w:gridCol w:w="3775"/>
        <w:tblGridChange w:id="0">
          <w:tblGrid>
            <w:gridCol w:w="2407"/>
            <w:gridCol w:w="2458"/>
            <w:gridCol w:w="37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Impact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STR Arbitrage Unit #1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$12k–$18k net income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Lease and furnish by October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STR Depreciation Bomb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$60k–$90k refund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Buy STR in Q4 and order cost seg immediately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Material Participation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Unlock active loss offset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Track hours starting day 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S-Corp Election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$2k–$3k tax savings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File Form 2553 when net STR &gt; $60k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Accountable Plan + Augusta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$8k–$10k tax-free cash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Draft plan docs by March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Bitcoin Stacking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$6k–$12k potential upside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$1,800/mo DCA starting Sep 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IMST/MSTY Yield Sleeve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$4k–$7k tax-deferred income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Hold inside Solo 401(k) after first year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Business Credit Build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0% funding on setup costs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Open Quill, Uline, Nav accounts this month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3A. BITCOIN ACCUMULATION PLAN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$1,800/mo auto-buy via River or Swan (starting September 1, 2025).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cap or rebalancing — stack aggressively.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100% on BTC (no altcoins) until BTC hits 5%+ of net worth.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Reinvest all refunds and extra income into BTC.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Custody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sdt>
        <w:sdtPr>
          <w:id w:val="-8958241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Up to 1 BTC → single-sig hardware wallet</w:t>
          </w:r>
        </w:sdtContent>
      </w:sdt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sdt>
        <w:sdtPr>
          <w:id w:val="-1503317625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 to 5 BTC → 2-of-3 multi-sig vault</w:t>
          </w:r>
        </w:sdtContent>
      </w:sdt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sdt>
        <w:sdtPr>
          <w:id w:val="-2129858528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Over 5 BTC → split key backups across safe, bank box, trusted party</w:t>
          </w:r>
        </w:sdtContent>
      </w:sdt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3B. INCOME ETF SLEEVE – IMST VS MSTY</w:t>
      </w:r>
    </w:p>
    <w:tbl>
      <w:tblPr>
        <w:tblStyle w:val="Table3"/>
        <w:tblW w:w="6673.0" w:type="dxa"/>
        <w:jc w:val="left"/>
        <w:tblLayout w:type="fixed"/>
        <w:tblLook w:val="0400"/>
      </w:tblPr>
      <w:tblGrid>
        <w:gridCol w:w="1477"/>
        <w:gridCol w:w="2588"/>
        <w:gridCol w:w="2608"/>
        <w:tblGridChange w:id="0">
          <w:tblGrid>
            <w:gridCol w:w="1477"/>
            <w:gridCol w:w="2588"/>
            <w:gridCol w:w="26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Bitwise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YieldMax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Yield (latest)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~162%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~135% – 160%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Liquidity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Thin (~$70M AUM)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Deep (&gt; $1B AUM)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Bid-ask spread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~0.30%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~0.05%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High yield, crypto-adjacent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Battle-tested, tight spreads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Newer fund, thin liquidity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Slightly lower overall yield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inside Solo 401(k) once BTC position is established. Limit exposure to 10–15% of retirement assets.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12-MONTH TIMELINE WITH COST-SEG DECISION GATE</w:t>
      </w:r>
    </w:p>
    <w:tbl>
      <w:tblPr>
        <w:tblStyle w:val="Table4"/>
        <w:tblW w:w="7553.0" w:type="dxa"/>
        <w:jc w:val="left"/>
        <w:tblLayout w:type="fixed"/>
        <w:tblLook w:val="0400"/>
      </w:tblPr>
      <w:tblGrid>
        <w:gridCol w:w="1009"/>
        <w:gridCol w:w="2056"/>
        <w:gridCol w:w="4488"/>
        <w:tblGridChange w:id="0">
          <w:tblGrid>
            <w:gridCol w:w="1009"/>
            <w:gridCol w:w="2056"/>
            <w:gridCol w:w="448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Aug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Business foundation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Form LLC, bank account, build biz credit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Sep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Start BTC stacking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Begin $1,800/mo auto-buy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Oct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Secure STR Unit #1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Sign lease, furnish using 0% cards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Nov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STR goes live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Launch on Airbnb, automate ops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Dec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Profit check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Evaluate Solo 401(k) contribution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Jan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AP + Augusta prep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Draft docs with CPA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Feb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Evaluate STR Unit #2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Expand only if 6-month cash buffer maintained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Tax projection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Confirm results from STR deduction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STR scale plan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Map out units #2–#4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Aug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Year-one audit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Adjust roadmap and pacing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ROI SNAPSHOT – YEAR ONE (WITH 100% BONUS DEPRECIATION)</w:t>
      </w:r>
    </w:p>
    <w:tbl>
      <w:tblPr>
        <w:tblStyle w:val="Table5"/>
        <w:tblW w:w="5743.0" w:type="dxa"/>
        <w:jc w:val="left"/>
        <w:tblLayout w:type="fixed"/>
        <w:tblLook w:val="0400"/>
      </w:tblPr>
      <w:tblGrid>
        <w:gridCol w:w="3562"/>
        <w:gridCol w:w="1153"/>
        <w:gridCol w:w="1028"/>
        <w:tblGridChange w:id="0">
          <w:tblGrid>
            <w:gridCol w:w="3562"/>
            <w:gridCol w:w="1153"/>
            <w:gridCol w:w="10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STR net income (1 unit)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$18,000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Bonus depreciation refund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$60,000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$90,000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Augusta + accountable plan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S-Corp payroll tax savings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$2,500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BTC upside (30% on $21.6k buys)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$6,500 gain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IMST income (Solo 401k, $50k stake)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$4,000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$7,000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year-one 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$127,000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rtl w:val="0"/>
        </w:rPr>
        <w:t xml:space="preserve">IMMEDIATE CHECKLIST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LLC and open business bank account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 Quill, Uline, Nav, Divvy business credit lines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1-page brand site and logo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AirDNA analysis on top Las Vegas zip codes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10 landlords and track responses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 $1,800 BTC DCA via ACH (River/Swan)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all extra mortgage principal payments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startup expenses in QuickBooks or spreadsheet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 Q4 coaching call to review STR launch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7919C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RhORfCNFmi8y9IIyPdQo4mMyg==">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2025-08-07T19:11:00Z</dcterms:created>
  <dc:creator>python-docx</dc:creator>
</cp:coreProperties>
</file>